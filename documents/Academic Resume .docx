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7AD7E8" w14:textId="77777777" w:rsidR="009B0361" w:rsidRPr="009B0361" w:rsidRDefault="009B0361" w:rsidP="00A734C0">
      <w:pPr>
        <w:pStyle w:val="NoSpacing"/>
        <w:rPr>
          <w:sz w:val="64"/>
          <w:szCs w:val="64"/>
        </w:rPr>
      </w:pPr>
      <w:r w:rsidRPr="009B0361">
        <w:rPr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21573E7" wp14:editId="4C0C46A0">
                <wp:simplePos x="0" y="0"/>
                <wp:positionH relativeFrom="page">
                  <wp:posOffset>117475</wp:posOffset>
                </wp:positionH>
                <wp:positionV relativeFrom="page">
                  <wp:posOffset>145415</wp:posOffset>
                </wp:positionV>
                <wp:extent cx="3314700" cy="1028700"/>
                <wp:effectExtent l="0" t="0" r="12700" b="12700"/>
                <wp:wrapThrough wrapText="bothSides">
                  <wp:wrapPolygon edited="0">
                    <wp:start x="0" y="0"/>
                    <wp:lineTo x="0" y="21333"/>
                    <wp:lineTo x="662" y="21333"/>
                    <wp:lineTo x="828" y="21333"/>
                    <wp:lineTo x="21517" y="1067"/>
                    <wp:lineTo x="21517" y="0"/>
                    <wp:lineTo x="0" y="0"/>
                  </wp:wrapPolygon>
                </wp:wrapThrough>
                <wp:docPr id="1" name="Freeform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314700" cy="1028700"/>
                        </a:xfrm>
                        <a:custGeom>
                          <a:avLst/>
                          <a:gdLst>
                            <a:gd name="T0" fmla="+- 0 153 153"/>
                            <a:gd name="T1" fmla="*/ T0 w 5357"/>
                            <a:gd name="T2" fmla="+- 0 4381 2039"/>
                            <a:gd name="T3" fmla="*/ 4381 h 2342"/>
                            <a:gd name="T4" fmla="+- 0 5510 153"/>
                            <a:gd name="T5" fmla="*/ T4 w 5357"/>
                            <a:gd name="T6" fmla="+- 0 2039 2039"/>
                            <a:gd name="T7" fmla="*/ 2039 h 2342"/>
                            <a:gd name="T8" fmla="+- 0 153 153"/>
                            <a:gd name="T9" fmla="*/ T8 w 5357"/>
                            <a:gd name="T10" fmla="+- 0 2039 2039"/>
                            <a:gd name="T11" fmla="*/ 2039 h 2342"/>
                            <a:gd name="T12" fmla="+- 0 153 153"/>
                            <a:gd name="T13" fmla="*/ T12 w 5357"/>
                            <a:gd name="T14" fmla="+- 0 4381 2039"/>
                            <a:gd name="T15" fmla="*/ 4381 h 23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357" h="2342">
                              <a:moveTo>
                                <a:pt x="0" y="2342"/>
                              </a:moveTo>
                              <a:lnTo>
                                <a:pt x="5357" y="0"/>
                              </a:lnTo>
                              <a:lnTo>
                                <a:pt x="0" y="0"/>
                              </a:lnTo>
                              <a:lnTo>
                                <a:pt x="0" y="2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820C2" w14:textId="77777777" w:rsidR="00982498" w:rsidRDefault="00982498" w:rsidP="009B0361">
                            <w:pPr>
                              <w:rPr>
                                <w:b/>
                                <w:color w:val="00000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 </w:t>
                            </w:r>
                            <w:r w:rsidRPr="00280C15">
                              <w:rPr>
                                <w:b/>
                                <w:color w:val="000000"/>
                                <w:sz w:val="27"/>
                                <w:szCs w:val="27"/>
                              </w:rPr>
                              <w:t xml:space="preserve">     </w:t>
                            </w:r>
                          </w:p>
                          <w:p w14:paraId="31ED96BB" w14:textId="6A1A2A62" w:rsidR="00982498" w:rsidRPr="00EF3010" w:rsidRDefault="00982498" w:rsidP="009B0361">
                            <w:pPr>
                              <w:rPr>
                                <w:b/>
                                <w:color w:val="00000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Pr="00280C15">
                              <w:rPr>
                                <w:b/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573E7" id="Freeform 18" o:spid="_x0000_s1026" style="position:absolute;margin-left:9.25pt;margin-top:11.45pt;width:261pt;height:81pt;z-index: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357,2342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" adj="-11796480,,5400" path="m,2342l5357,,,,,2342xe" fillcolor="#eaf0dd" stroked="f">
                <v:stroke joinstyle="miter"/>
                <v:formulas/>
                <v:path arrowok="t" o:connecttype="custom" o:connectlocs="0,1924310;3314700,895610;0,895610;0,1924310" o:connectangles="0,0,0,0" textboxrect="0,0,5357,2342"/>
                <o:lock v:ext="edit" aspectratio="t"/>
                <v:textbox>
                  <w:txbxContent>
                    <w:p w14:paraId="4A5820C2" w14:textId="77777777" w:rsidR="00982498" w:rsidRDefault="00982498" w:rsidP="009B0361">
                      <w:pPr>
                        <w:rPr>
                          <w:b/>
                          <w:color w:val="000000"/>
                          <w:sz w:val="27"/>
                          <w:szCs w:val="27"/>
                        </w:rPr>
                      </w:pPr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 </w:t>
                      </w:r>
                      <w:r w:rsidRPr="00280C15">
                        <w:rPr>
                          <w:b/>
                          <w:color w:val="000000"/>
                          <w:sz w:val="27"/>
                          <w:szCs w:val="27"/>
                        </w:rPr>
                        <w:t xml:space="preserve">     </w:t>
                      </w:r>
                    </w:p>
                    <w:p w14:paraId="31ED96BB" w14:textId="6A1A2A62" w:rsidR="00982498" w:rsidRPr="00EF3010" w:rsidRDefault="00982498" w:rsidP="009B0361">
                      <w:pPr>
                        <w:rPr>
                          <w:b/>
                          <w:color w:val="000000"/>
                          <w:sz w:val="27"/>
                          <w:szCs w:val="27"/>
                        </w:rPr>
                      </w:pPr>
                      <w:r>
                        <w:rPr>
                          <w:b/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r w:rsidRPr="00280C15">
                        <w:rPr>
                          <w:b/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9B0361">
        <w:rPr>
          <w:sz w:val="64"/>
          <w:szCs w:val="64"/>
        </w:rPr>
        <w:t xml:space="preserve">W. </w:t>
      </w:r>
      <w:commentRangeStart w:id="0"/>
      <w:commentRangeStart w:id="1"/>
      <w:r w:rsidRPr="009B0361">
        <w:rPr>
          <w:sz w:val="64"/>
          <w:szCs w:val="64"/>
        </w:rPr>
        <w:t>Jordan Charles</w:t>
      </w:r>
      <w:commentRangeEnd w:id="0"/>
      <w:r w:rsidR="00E5069D">
        <w:rPr>
          <w:rStyle w:val="CommentReference"/>
        </w:rPr>
        <w:commentReference w:id="0"/>
      </w:r>
      <w:commentRangeEnd w:id="1"/>
      <w:r w:rsidR="005D0F36">
        <w:rPr>
          <w:rStyle w:val="CommentReference"/>
        </w:rPr>
        <w:commentReference w:id="1"/>
      </w:r>
    </w:p>
    <w:p w14:paraId="56B9D511" w14:textId="77777777" w:rsidR="009B0361" w:rsidRPr="009B0361" w:rsidRDefault="009B0361" w:rsidP="00A734C0">
      <w:pPr>
        <w:pStyle w:val="NoSpacing"/>
        <w:jc w:val="center"/>
      </w:pPr>
      <w:r w:rsidRPr="009B0361">
        <w:t>linkedin.com/in/Jordan-Charles · 208.779.2406 · williamthe5thc@gmail.com</w:t>
      </w:r>
    </w:p>
    <w:p w14:paraId="322FDBB2" w14:textId="77777777" w:rsidR="009B0361" w:rsidRPr="009B0361" w:rsidRDefault="009B0361" w:rsidP="00A734C0">
      <w:pPr>
        <w:pStyle w:val="NoSpacing"/>
        <w:rPr>
          <w:sz w:val="28"/>
          <w:szCs w:val="28"/>
        </w:rPr>
      </w:pPr>
    </w:p>
    <w:p w14:paraId="5CEC6CDA" w14:textId="619FBCD9" w:rsidR="00D0374D" w:rsidRPr="009B0361" w:rsidRDefault="009B0361" w:rsidP="00A734C0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r w:rsidRPr="009B0361">
        <w:rPr>
          <w:sz w:val="28"/>
          <w:szCs w:val="28"/>
        </w:rPr>
        <w:t>Education</w:t>
      </w:r>
    </w:p>
    <w:p w14:paraId="772BECD6" w14:textId="20AFF8BA" w:rsidR="009B0361" w:rsidRPr="009B0361" w:rsidRDefault="009B0361" w:rsidP="00A734C0">
      <w:pPr>
        <w:pStyle w:val="NoSpacing"/>
      </w:pPr>
      <w:r w:rsidRPr="009B0361">
        <w:rPr>
          <w:b/>
          <w:sz w:val="24"/>
          <w:szCs w:val="24"/>
        </w:rPr>
        <w:t>Bachelor of Science in</w:t>
      </w:r>
      <w:r w:rsidRPr="009B0361">
        <w:rPr>
          <w:b/>
          <w:spacing w:val="1"/>
          <w:sz w:val="24"/>
          <w:szCs w:val="24"/>
        </w:rPr>
        <w:t xml:space="preserve"> </w:t>
      </w:r>
      <w:r w:rsidRPr="009B0361">
        <w:rPr>
          <w:b/>
          <w:spacing w:val="-3"/>
          <w:sz w:val="24"/>
          <w:szCs w:val="24"/>
        </w:rPr>
        <w:t>Psychology</w:t>
      </w:r>
      <w:r w:rsidRPr="009B0361">
        <w:rPr>
          <w:b/>
          <w:spacing w:val="-3"/>
          <w:sz w:val="24"/>
          <w:szCs w:val="24"/>
        </w:rPr>
        <w:tab/>
      </w:r>
      <w:r w:rsidRPr="009B0361">
        <w:rPr>
          <w:b/>
          <w:sz w:val="24"/>
          <w:szCs w:val="24"/>
        </w:rPr>
        <w:t xml:space="preserve">                                                     </w:t>
      </w:r>
      <w:r w:rsidRPr="009B0361">
        <w:rPr>
          <w:b/>
          <w:sz w:val="24"/>
          <w:szCs w:val="24"/>
        </w:rPr>
        <w:tab/>
      </w:r>
      <w:r w:rsidRPr="009B0361">
        <w:rPr>
          <w:b/>
          <w:sz w:val="24"/>
          <w:szCs w:val="24"/>
        </w:rPr>
        <w:tab/>
        <w:t xml:space="preserve"> </w:t>
      </w:r>
      <w:r w:rsidR="00BE484E">
        <w:rPr>
          <w:b/>
          <w:sz w:val="24"/>
          <w:szCs w:val="24"/>
        </w:rPr>
        <w:tab/>
      </w:r>
      <w:r w:rsidR="00BE484E">
        <w:rPr>
          <w:b/>
          <w:sz w:val="24"/>
          <w:szCs w:val="24"/>
        </w:rPr>
        <w:tab/>
      </w:r>
      <w:r w:rsidR="00BE484E">
        <w:rPr>
          <w:b/>
          <w:sz w:val="24"/>
          <w:szCs w:val="24"/>
        </w:rPr>
        <w:tab/>
        <w:t xml:space="preserve">   </w:t>
      </w:r>
      <w:r w:rsidR="00BE484E">
        <w:rPr>
          <w:b/>
        </w:rPr>
        <w:t>Jul</w:t>
      </w:r>
      <w:r w:rsidRPr="009B0361">
        <w:rPr>
          <w:b/>
        </w:rPr>
        <w:t>.</w:t>
      </w:r>
      <w:r w:rsidRPr="009B0361">
        <w:rPr>
          <w:b/>
          <w:spacing w:val="-2"/>
        </w:rPr>
        <w:t xml:space="preserve"> </w:t>
      </w:r>
      <w:r w:rsidRPr="009B0361">
        <w:rPr>
          <w:b/>
          <w:spacing w:val="1"/>
        </w:rPr>
        <w:t>2018</w:t>
      </w:r>
    </w:p>
    <w:p w14:paraId="6B29B6B7" w14:textId="4853998B" w:rsidR="009B0361" w:rsidRPr="009B0361" w:rsidRDefault="009B0361" w:rsidP="00A734C0">
      <w:pPr>
        <w:pStyle w:val="NoSpacing"/>
        <w:rPr>
          <w:i/>
        </w:rPr>
      </w:pPr>
      <w:r w:rsidRPr="009B0361">
        <w:rPr>
          <w:i/>
        </w:rPr>
        <w:t>B</w:t>
      </w:r>
      <w:r w:rsidRPr="009B0361">
        <w:rPr>
          <w:i/>
          <w:spacing w:val="-1"/>
        </w:rPr>
        <w:t>r</w:t>
      </w:r>
      <w:r w:rsidRPr="009B0361">
        <w:rPr>
          <w:i/>
        </w:rPr>
        <w:t>i</w:t>
      </w:r>
      <w:r w:rsidRPr="009B0361">
        <w:rPr>
          <w:i/>
          <w:spacing w:val="1"/>
        </w:rPr>
        <w:t>gha</w:t>
      </w:r>
      <w:r w:rsidRPr="009B0361">
        <w:rPr>
          <w:i/>
        </w:rPr>
        <w:t>m</w:t>
      </w:r>
      <w:r w:rsidRPr="009B0361">
        <w:rPr>
          <w:i/>
          <w:spacing w:val="-7"/>
        </w:rPr>
        <w:t xml:space="preserve"> </w:t>
      </w:r>
      <w:r w:rsidRPr="009B0361">
        <w:rPr>
          <w:i/>
        </w:rPr>
        <w:t>Y</w:t>
      </w:r>
      <w:r w:rsidRPr="009B0361">
        <w:rPr>
          <w:i/>
          <w:spacing w:val="1"/>
        </w:rPr>
        <w:t>oun</w:t>
      </w:r>
      <w:r w:rsidRPr="009B0361">
        <w:rPr>
          <w:i/>
        </w:rPr>
        <w:t>g</w:t>
      </w:r>
      <w:r w:rsidRPr="009B0361">
        <w:rPr>
          <w:i/>
          <w:spacing w:val="-6"/>
        </w:rPr>
        <w:t xml:space="preserve"> </w:t>
      </w:r>
      <w:r w:rsidRPr="009B0361">
        <w:rPr>
          <w:i/>
        </w:rPr>
        <w:t>U</w:t>
      </w:r>
      <w:r w:rsidRPr="009B0361">
        <w:rPr>
          <w:i/>
          <w:spacing w:val="1"/>
        </w:rPr>
        <w:t>n</w:t>
      </w:r>
      <w:r w:rsidRPr="009B0361">
        <w:rPr>
          <w:i/>
        </w:rPr>
        <w:t>iver</w:t>
      </w:r>
      <w:r w:rsidRPr="009B0361">
        <w:rPr>
          <w:i/>
          <w:spacing w:val="-1"/>
        </w:rPr>
        <w:t>s</w:t>
      </w:r>
      <w:r w:rsidRPr="009B0361">
        <w:rPr>
          <w:i/>
        </w:rPr>
        <w:t>ity</w:t>
      </w:r>
      <w:r w:rsidRPr="009B0361">
        <w:rPr>
          <w:i/>
          <w:spacing w:val="-5"/>
        </w:rPr>
        <w:t xml:space="preserve"> </w:t>
      </w:r>
      <w:r w:rsidRPr="009B0361">
        <w:rPr>
          <w:i/>
        </w:rPr>
        <w:t xml:space="preserve">- </w:t>
      </w:r>
      <w:r w:rsidRPr="009B0361">
        <w:rPr>
          <w:i/>
          <w:spacing w:val="1"/>
        </w:rPr>
        <w:t>Idah</w:t>
      </w:r>
      <w:r w:rsidRPr="009B0361">
        <w:rPr>
          <w:i/>
        </w:rPr>
        <w:t xml:space="preserve">o                         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</w:r>
      <w:r w:rsidRPr="009B0361">
        <w:rPr>
          <w:i/>
        </w:rPr>
        <w:tab/>
        <w:t xml:space="preserve">             Re</w:t>
      </w:r>
      <w:r w:rsidRPr="009B0361">
        <w:rPr>
          <w:i/>
          <w:spacing w:val="1"/>
        </w:rPr>
        <w:t>xbu</w:t>
      </w:r>
      <w:r w:rsidRPr="009B0361">
        <w:rPr>
          <w:i/>
          <w:spacing w:val="-1"/>
        </w:rPr>
        <w:t>r</w:t>
      </w:r>
      <w:r w:rsidRPr="009B0361">
        <w:rPr>
          <w:i/>
          <w:spacing w:val="1"/>
        </w:rPr>
        <w:t>g</w:t>
      </w:r>
      <w:r w:rsidRPr="009B0361">
        <w:rPr>
          <w:i/>
        </w:rPr>
        <w:t>,</w:t>
      </w:r>
      <w:r w:rsidRPr="009B0361">
        <w:rPr>
          <w:i/>
          <w:spacing w:val="-6"/>
        </w:rPr>
        <w:t xml:space="preserve"> </w:t>
      </w:r>
      <w:r w:rsidRPr="009B0361">
        <w:rPr>
          <w:i/>
          <w:spacing w:val="1"/>
        </w:rPr>
        <w:t>I</w:t>
      </w:r>
      <w:r w:rsidRPr="009B0361">
        <w:rPr>
          <w:i/>
        </w:rPr>
        <w:t>D</w:t>
      </w:r>
    </w:p>
    <w:p w14:paraId="3A5376C1" w14:textId="31F595EE" w:rsidR="009B0361" w:rsidRPr="009B0361" w:rsidRDefault="009B0361" w:rsidP="00A734C0">
      <w:pPr>
        <w:pStyle w:val="NoSpacing"/>
        <w:numPr>
          <w:ilvl w:val="0"/>
          <w:numId w:val="9"/>
        </w:numPr>
        <w:rPr>
          <w:sz w:val="22"/>
        </w:rPr>
      </w:pPr>
      <w:r w:rsidRPr="009B0361">
        <w:rPr>
          <w:spacing w:val="-1"/>
          <w:sz w:val="22"/>
        </w:rPr>
        <w:t>G</w:t>
      </w:r>
      <w:r w:rsidRPr="009B0361">
        <w:rPr>
          <w:sz w:val="22"/>
        </w:rPr>
        <w:t>P</w:t>
      </w:r>
      <w:r w:rsidRPr="009B0361">
        <w:rPr>
          <w:spacing w:val="-1"/>
          <w:sz w:val="22"/>
        </w:rPr>
        <w:t>A</w:t>
      </w:r>
      <w:r w:rsidRPr="009B0361">
        <w:rPr>
          <w:sz w:val="22"/>
        </w:rPr>
        <w:t>:</w:t>
      </w:r>
      <w:r w:rsidRPr="009B0361">
        <w:rPr>
          <w:spacing w:val="1"/>
          <w:sz w:val="22"/>
        </w:rPr>
        <w:t xml:space="preserve"> </w:t>
      </w:r>
      <w:r w:rsidRPr="009B0361">
        <w:rPr>
          <w:sz w:val="22"/>
        </w:rPr>
        <w:t>3.</w:t>
      </w:r>
      <w:r w:rsidR="00BE484E">
        <w:rPr>
          <w:sz w:val="22"/>
        </w:rPr>
        <w:t>5</w:t>
      </w:r>
    </w:p>
    <w:p w14:paraId="2EFF8FB9" w14:textId="1BCE5DCD" w:rsidR="009B0361" w:rsidRPr="009B0361" w:rsidRDefault="00BE484E" w:rsidP="00A734C0">
      <w:pPr>
        <w:pStyle w:val="NoSpacing"/>
        <w:numPr>
          <w:ilvl w:val="0"/>
          <w:numId w:val="9"/>
        </w:numPr>
        <w:rPr>
          <w:sz w:val="22"/>
        </w:rPr>
      </w:pPr>
      <w:r>
        <w:rPr>
          <w:sz w:val="22"/>
        </w:rPr>
        <w:t>Certificate in Programing</w:t>
      </w:r>
    </w:p>
    <w:p w14:paraId="3DB8372E" w14:textId="27A7C512" w:rsidR="009611DA" w:rsidRPr="009B0361" w:rsidRDefault="003E5CD1" w:rsidP="00A734C0">
      <w:pPr>
        <w:pStyle w:val="NoSpacing"/>
      </w:pPr>
      <w:r>
        <w:rPr>
          <w:b/>
          <w:sz w:val="24"/>
          <w:szCs w:val="24"/>
        </w:rPr>
        <w:t xml:space="preserve">M.ED. </w:t>
      </w:r>
      <w:r w:rsidR="009611DA">
        <w:rPr>
          <w:b/>
          <w:sz w:val="24"/>
          <w:szCs w:val="24"/>
        </w:rPr>
        <w:t xml:space="preserve">in </w:t>
      </w:r>
      <w:r>
        <w:rPr>
          <w:b/>
          <w:sz w:val="24"/>
          <w:szCs w:val="24"/>
        </w:rPr>
        <w:t>Educational Psychology (Instructional Design program)</w:t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ab/>
        <w:t xml:space="preserve">  </w:t>
      </w:r>
      <w:r w:rsidR="009611DA" w:rsidRPr="003E5CD1">
        <w:rPr>
          <w:b/>
        </w:rPr>
        <w:t>Anticipated</w:t>
      </w:r>
      <w:proofErr w:type="gramEnd"/>
      <w:r w:rsidR="009611DA" w:rsidRPr="003E5CD1">
        <w:rPr>
          <w:b/>
        </w:rPr>
        <w:t xml:space="preserve"> Graduation Apr. 202</w:t>
      </w:r>
      <w:r>
        <w:rPr>
          <w:b/>
        </w:rPr>
        <w:t>5</w:t>
      </w:r>
    </w:p>
    <w:p w14:paraId="3F44C233" w14:textId="16AA632B" w:rsidR="00982498" w:rsidRPr="009B0361" w:rsidRDefault="003E5CD1" w:rsidP="00A734C0">
      <w:pPr>
        <w:pStyle w:val="NoSpacing"/>
        <w:rPr>
          <w:i/>
        </w:rPr>
      </w:pPr>
      <w:r>
        <w:rPr>
          <w:i/>
        </w:rPr>
        <w:t>University of Utah</w:t>
      </w:r>
      <w:r w:rsidR="009611DA">
        <w:rPr>
          <w:i/>
        </w:rPr>
        <w:tab/>
      </w:r>
      <w:r w:rsidR="009611DA" w:rsidRPr="009B0361">
        <w:rPr>
          <w:i/>
        </w:rPr>
        <w:t xml:space="preserve">                                                                                        </w:t>
      </w:r>
      <w:r w:rsidR="009611DA">
        <w:rPr>
          <w:i/>
        </w:rPr>
        <w:t xml:space="preserve">               </w:t>
      </w:r>
      <w:r w:rsidR="009611DA">
        <w:rPr>
          <w:i/>
        </w:rPr>
        <w:tab/>
      </w:r>
      <w:r w:rsidR="009611DA">
        <w:rPr>
          <w:i/>
        </w:rPr>
        <w:tab/>
      </w:r>
      <w:r w:rsidR="009611DA">
        <w:rPr>
          <w:i/>
        </w:rPr>
        <w:tab/>
        <w:t xml:space="preserve">   </w:t>
      </w:r>
      <w:r>
        <w:rPr>
          <w:i/>
        </w:rPr>
        <w:t>Salt Lake City, UT</w:t>
      </w:r>
    </w:p>
    <w:p w14:paraId="1D397C3C" w14:textId="77777777" w:rsidR="009B0361" w:rsidRDefault="009B0361" w:rsidP="00A734C0">
      <w:pPr>
        <w:pStyle w:val="NoSpacing"/>
        <w:rPr>
          <w:sz w:val="2"/>
        </w:rPr>
      </w:pPr>
    </w:p>
    <w:p w14:paraId="48223CB6" w14:textId="77777777" w:rsidR="00A734C0" w:rsidRDefault="00A734C0" w:rsidP="00A734C0">
      <w:pPr>
        <w:pStyle w:val="NoSpacing"/>
        <w:rPr>
          <w:sz w:val="2"/>
        </w:rPr>
      </w:pPr>
    </w:p>
    <w:p w14:paraId="647FDB9F" w14:textId="77777777" w:rsidR="00A734C0" w:rsidRPr="00ED4AF5" w:rsidRDefault="00A734C0" w:rsidP="00A734C0">
      <w:pPr>
        <w:pStyle w:val="NoSpacing"/>
        <w:rPr>
          <w:sz w:val="2"/>
        </w:rPr>
      </w:pPr>
    </w:p>
    <w:p w14:paraId="415FBCF9" w14:textId="7371C0D8" w:rsidR="009B0361" w:rsidRPr="009B0361" w:rsidRDefault="001D5FF1" w:rsidP="00A734C0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ins w:id="2" w:author="Wright, Rob" w:date="2017-05-10T13:16:00Z">
        <w:r>
          <w:rPr>
            <w:sz w:val="28"/>
            <w:szCs w:val="28"/>
          </w:rPr>
          <w:t xml:space="preserve">Research </w:t>
        </w:r>
      </w:ins>
      <w:r w:rsidR="009B0361" w:rsidRPr="009B0361">
        <w:rPr>
          <w:sz w:val="28"/>
          <w:szCs w:val="28"/>
        </w:rPr>
        <w:t>Experience</w:t>
      </w:r>
    </w:p>
    <w:p w14:paraId="4F14AB20" w14:textId="11BA6EF0" w:rsidR="009611DA" w:rsidRPr="009B0361" w:rsidRDefault="009611DA" w:rsidP="00A734C0">
      <w:pPr>
        <w:pStyle w:val="NoSpacing"/>
      </w:pPr>
      <w:r>
        <w:rPr>
          <w:b/>
          <w:sz w:val="24"/>
          <w:szCs w:val="24"/>
        </w:rPr>
        <w:t>Graduate</w:t>
      </w:r>
      <w:r w:rsidRPr="009B0361">
        <w:rPr>
          <w:b/>
          <w:sz w:val="24"/>
          <w:szCs w:val="24"/>
        </w:rPr>
        <w:t xml:space="preserve"> </w:t>
      </w:r>
      <w:del w:id="3" w:author="Wright, Rob" w:date="2017-05-10T13:16:00Z">
        <w:r w:rsidRPr="009B0361" w:rsidDel="001D5FF1">
          <w:rPr>
            <w:b/>
            <w:sz w:val="24"/>
            <w:szCs w:val="24"/>
          </w:rPr>
          <w:delText>a</w:delText>
        </w:r>
      </w:del>
      <w:ins w:id="4" w:author="Wright, Rob" w:date="2017-05-10T13:16:00Z">
        <w:r>
          <w:rPr>
            <w:b/>
            <w:sz w:val="24"/>
            <w:szCs w:val="24"/>
          </w:rPr>
          <w:t>A</w:t>
        </w:r>
      </w:ins>
      <w:r w:rsidRPr="009B0361">
        <w:rPr>
          <w:b/>
          <w:sz w:val="24"/>
          <w:szCs w:val="24"/>
        </w:rPr>
        <w:t>ssistant</w:t>
      </w:r>
      <w:r>
        <w:rPr>
          <w:b/>
          <w:sz w:val="24"/>
          <w:szCs w:val="24"/>
        </w:rPr>
        <w:t xml:space="preserve"> for Valerie Shute</w:t>
      </w:r>
      <w:r w:rsidRPr="009B0361">
        <w:rPr>
          <w:b/>
          <w:sz w:val="24"/>
          <w:szCs w:val="24"/>
        </w:rPr>
        <w:tab/>
      </w:r>
      <w:r w:rsidRPr="009B0361">
        <w:rPr>
          <w:b/>
          <w:sz w:val="24"/>
          <w:szCs w:val="24"/>
        </w:rPr>
        <w:tab/>
      </w:r>
      <w:r w:rsidRPr="009B0361">
        <w:rPr>
          <w:b/>
          <w:sz w:val="24"/>
          <w:szCs w:val="24"/>
        </w:rPr>
        <w:tab/>
        <w:t xml:space="preserve">                                             </w:t>
      </w:r>
      <w:r w:rsidR="0086743A">
        <w:rPr>
          <w:b/>
          <w:sz w:val="24"/>
          <w:szCs w:val="24"/>
        </w:rPr>
        <w:t xml:space="preserve">              </w:t>
      </w:r>
      <w:r>
        <w:rPr>
          <w:b/>
          <w:spacing w:val="1"/>
        </w:rPr>
        <w:t>Aug. 2018 - Present</w:t>
      </w:r>
    </w:p>
    <w:p w14:paraId="5054593E" w14:textId="1353697C" w:rsidR="001D555C" w:rsidRPr="009B0361" w:rsidRDefault="009611DA" w:rsidP="00A734C0">
      <w:pPr>
        <w:pStyle w:val="NoSpacing"/>
        <w:rPr>
          <w:i/>
        </w:rPr>
      </w:pPr>
      <w:r>
        <w:rPr>
          <w:i/>
        </w:rPr>
        <w:t>Florida State University</w:t>
      </w:r>
      <w:r>
        <w:rPr>
          <w:i/>
        </w:rPr>
        <w:tab/>
      </w:r>
      <w:r w:rsidRPr="009B0361">
        <w:rPr>
          <w:i/>
        </w:rPr>
        <w:t xml:space="preserve">                                                                                        </w:t>
      </w:r>
      <w:r>
        <w:rPr>
          <w:i/>
        </w:rPr>
        <w:t xml:space="preserve">        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Tallahassee, Fl</w:t>
      </w:r>
    </w:p>
    <w:p w14:paraId="73878398" w14:textId="1E841C72" w:rsidR="009611DA" w:rsidRPr="001D555C" w:rsidRDefault="001D555C" w:rsidP="00A734C0">
      <w:pPr>
        <w:pStyle w:val="NoSpacing"/>
        <w:numPr>
          <w:ilvl w:val="0"/>
          <w:numId w:val="10"/>
        </w:numPr>
        <w:rPr>
          <w:spacing w:val="-1"/>
          <w:sz w:val="22"/>
          <w:szCs w:val="22"/>
        </w:rPr>
      </w:pPr>
      <w:r w:rsidRPr="009B0361">
        <w:rPr>
          <w:spacing w:val="-1"/>
          <w:sz w:val="22"/>
          <w:szCs w:val="22"/>
        </w:rPr>
        <w:t>W</w:t>
      </w:r>
      <w:r w:rsidRPr="001D555C">
        <w:rPr>
          <w:spacing w:val="-1"/>
          <w:sz w:val="22"/>
          <w:szCs w:val="22"/>
        </w:rPr>
        <w:t>orked with a research team to help children learn about various educational topics</w:t>
      </w:r>
    </w:p>
    <w:p w14:paraId="09006378" w14:textId="1C7252F0" w:rsidR="009B0361" w:rsidRPr="009B0361" w:rsidRDefault="009B0361" w:rsidP="00A734C0">
      <w:pPr>
        <w:pStyle w:val="NoSpacing"/>
      </w:pPr>
      <w:commentRangeStart w:id="5"/>
      <w:commentRangeStart w:id="6"/>
      <w:r w:rsidRPr="009B0361">
        <w:rPr>
          <w:b/>
          <w:sz w:val="24"/>
          <w:szCs w:val="24"/>
        </w:rPr>
        <w:t xml:space="preserve">Research </w:t>
      </w:r>
      <w:ins w:id="7" w:author="Wright, Rob" w:date="2017-05-10T13:16:00Z">
        <w:r w:rsidR="001D5FF1">
          <w:rPr>
            <w:b/>
            <w:sz w:val="24"/>
            <w:szCs w:val="24"/>
          </w:rPr>
          <w:t>A</w:t>
        </w:r>
      </w:ins>
      <w:del w:id="8" w:author="Wright, Rob" w:date="2017-05-10T13:16:00Z">
        <w:r w:rsidRPr="009B0361" w:rsidDel="001D5FF1">
          <w:rPr>
            <w:b/>
            <w:sz w:val="24"/>
            <w:szCs w:val="24"/>
          </w:rPr>
          <w:delText>a</w:delText>
        </w:r>
      </w:del>
      <w:r w:rsidRPr="009B0361">
        <w:rPr>
          <w:b/>
          <w:sz w:val="24"/>
          <w:szCs w:val="24"/>
        </w:rPr>
        <w:t>ssociate</w:t>
      </w:r>
      <w:commentRangeEnd w:id="5"/>
      <w:r w:rsidR="001D5FF1">
        <w:rPr>
          <w:rStyle w:val="CommentReference"/>
        </w:rPr>
        <w:commentReference w:id="5"/>
      </w:r>
      <w:commentRangeEnd w:id="6"/>
      <w:r w:rsidR="005D0F36">
        <w:rPr>
          <w:rStyle w:val="CommentReference"/>
        </w:rPr>
        <w:commentReference w:id="6"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  <w:t xml:space="preserve">            </w:t>
      </w:r>
      <w:r w:rsidRPr="009B0361">
        <w:rPr>
          <w:b/>
        </w:rPr>
        <w:t>Jan.</w:t>
      </w:r>
      <w:r w:rsidRPr="009B0361">
        <w:rPr>
          <w:b/>
          <w:spacing w:val="-3"/>
        </w:rPr>
        <w:t xml:space="preserve"> </w:t>
      </w:r>
      <w:r w:rsidRPr="009B0361">
        <w:rPr>
          <w:b/>
          <w:spacing w:val="1"/>
        </w:rPr>
        <w:t>201</w:t>
      </w:r>
      <w:r w:rsidRPr="009B0361">
        <w:rPr>
          <w:b/>
        </w:rPr>
        <w:t>7</w:t>
      </w:r>
      <w:r w:rsidRPr="009B0361">
        <w:rPr>
          <w:b/>
          <w:spacing w:val="-4"/>
        </w:rPr>
        <w:t xml:space="preserve"> </w:t>
      </w:r>
      <w:r w:rsidRPr="009B0361">
        <w:rPr>
          <w:b/>
        </w:rPr>
        <w:t>– Apr. 2017</w:t>
      </w:r>
    </w:p>
    <w:p w14:paraId="6EF49A87" w14:textId="77777777" w:rsidR="009B0361" w:rsidRPr="009B0361" w:rsidRDefault="009B0361" w:rsidP="00A734C0">
      <w:pPr>
        <w:pStyle w:val="NoSpacing"/>
        <w:rPr>
          <w:i/>
        </w:rPr>
      </w:pPr>
      <w:r w:rsidRPr="009B0361">
        <w:rPr>
          <w:i/>
        </w:rPr>
        <w:t xml:space="preserve">Research Business &amp; Development Center                                                                                                                                   </w:t>
      </w:r>
      <w:r w:rsidRPr="009B0361">
        <w:rPr>
          <w:i/>
          <w:spacing w:val="32"/>
        </w:rPr>
        <w:t xml:space="preserve"> </w:t>
      </w:r>
      <w:r w:rsidRPr="009B0361">
        <w:rPr>
          <w:i/>
        </w:rPr>
        <w:t>Re</w:t>
      </w:r>
      <w:r w:rsidRPr="009B0361">
        <w:rPr>
          <w:i/>
          <w:spacing w:val="1"/>
        </w:rPr>
        <w:t>xbu</w:t>
      </w:r>
      <w:r w:rsidRPr="009B0361">
        <w:rPr>
          <w:i/>
          <w:spacing w:val="-1"/>
        </w:rPr>
        <w:t>r</w:t>
      </w:r>
      <w:r w:rsidRPr="009B0361">
        <w:rPr>
          <w:i/>
          <w:spacing w:val="1"/>
        </w:rPr>
        <w:t>g</w:t>
      </w:r>
      <w:r w:rsidRPr="009B0361">
        <w:rPr>
          <w:i/>
        </w:rPr>
        <w:t>,</w:t>
      </w:r>
      <w:r w:rsidRPr="009B0361">
        <w:rPr>
          <w:i/>
          <w:spacing w:val="-6"/>
        </w:rPr>
        <w:t xml:space="preserve"> </w:t>
      </w:r>
      <w:r w:rsidRPr="009B0361">
        <w:rPr>
          <w:i/>
          <w:spacing w:val="1"/>
        </w:rPr>
        <w:t>I</w:t>
      </w:r>
      <w:r w:rsidRPr="009B0361">
        <w:rPr>
          <w:i/>
        </w:rPr>
        <w:t>D</w:t>
      </w:r>
    </w:p>
    <w:p w14:paraId="38D92621" w14:textId="50237BD8" w:rsidR="009B0361" w:rsidRPr="009B0361" w:rsidRDefault="009B0361" w:rsidP="00A734C0">
      <w:pPr>
        <w:pStyle w:val="NoSpacing"/>
        <w:numPr>
          <w:ilvl w:val="0"/>
          <w:numId w:val="11"/>
        </w:numPr>
      </w:pPr>
      <w:r w:rsidRPr="009B0361">
        <w:rPr>
          <w:sz w:val="22"/>
          <w:szCs w:val="22"/>
        </w:rPr>
        <w:t>Met with clients to discuss their wants/needs, and then conducted a thorough literature review to find surveys to meet those needs</w:t>
      </w:r>
      <w:r w:rsidR="007813C2">
        <w:rPr>
          <w:sz w:val="22"/>
          <w:szCs w:val="22"/>
        </w:rPr>
        <w:t xml:space="preserve"> for the client</w:t>
      </w:r>
    </w:p>
    <w:p w14:paraId="3D6BF521" w14:textId="4CD662C9" w:rsidR="009B0361" w:rsidRPr="009B0361" w:rsidRDefault="001D5FF1" w:rsidP="00A734C0">
      <w:pPr>
        <w:pStyle w:val="NoSpacing"/>
      </w:pPr>
      <w:ins w:id="9" w:author="Wright, Rob" w:date="2017-05-10T13:23:00Z">
        <w:r>
          <w:rPr>
            <w:b/>
            <w:sz w:val="24"/>
            <w:szCs w:val="24"/>
          </w:rPr>
          <w:t xml:space="preserve">Undergraduate </w:t>
        </w:r>
      </w:ins>
      <w:r w:rsidR="009B0361" w:rsidRPr="009B0361">
        <w:rPr>
          <w:b/>
          <w:sz w:val="24"/>
          <w:szCs w:val="24"/>
        </w:rPr>
        <w:t xml:space="preserve">Researcher </w:t>
      </w:r>
      <w:r w:rsidR="009B0361" w:rsidRPr="009B0361">
        <w:rPr>
          <w:b/>
          <w:sz w:val="24"/>
          <w:szCs w:val="24"/>
        </w:rPr>
        <w:tab/>
      </w:r>
      <w:del w:id="10" w:author="Wright, Rob" w:date="2017-05-10T13:23:00Z">
        <w:r w:rsidR="009B0361" w:rsidRPr="009B0361" w:rsidDel="001D5FF1">
          <w:rPr>
            <w:b/>
            <w:sz w:val="24"/>
            <w:szCs w:val="24"/>
          </w:rPr>
          <w:tab/>
        </w:r>
      </w:del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  <w:t xml:space="preserve"> </w:t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  <w:t xml:space="preserve">         </w:t>
      </w:r>
      <w:r w:rsidR="009B0361" w:rsidRPr="009B0361">
        <w:rPr>
          <w:b/>
          <w:spacing w:val="1"/>
        </w:rPr>
        <w:t>Apr.</w:t>
      </w:r>
      <w:r w:rsidR="009B0361" w:rsidRPr="009B0361">
        <w:rPr>
          <w:b/>
          <w:spacing w:val="-3"/>
        </w:rPr>
        <w:t xml:space="preserve"> </w:t>
      </w:r>
      <w:r w:rsidR="009B0361" w:rsidRPr="009B0361">
        <w:rPr>
          <w:b/>
          <w:spacing w:val="-1"/>
        </w:rPr>
        <w:t>2</w:t>
      </w:r>
      <w:r w:rsidR="009B0361" w:rsidRPr="009B0361">
        <w:rPr>
          <w:b/>
          <w:spacing w:val="1"/>
        </w:rPr>
        <w:t>01</w:t>
      </w:r>
      <w:r w:rsidR="009B0361" w:rsidRPr="009B0361">
        <w:rPr>
          <w:b/>
        </w:rPr>
        <w:t>3</w:t>
      </w:r>
      <w:r w:rsidR="009B0361" w:rsidRPr="009B0361">
        <w:rPr>
          <w:b/>
          <w:spacing w:val="-2"/>
        </w:rPr>
        <w:t xml:space="preserve"> </w:t>
      </w:r>
      <w:r w:rsidR="009B0361" w:rsidRPr="009B0361">
        <w:rPr>
          <w:b/>
        </w:rPr>
        <w:t xml:space="preserve">– </w:t>
      </w:r>
      <w:r w:rsidR="009B0361" w:rsidRPr="009B0361">
        <w:rPr>
          <w:b/>
          <w:spacing w:val="1"/>
        </w:rPr>
        <w:t>J</w:t>
      </w:r>
      <w:r w:rsidR="009B0361" w:rsidRPr="009B0361">
        <w:rPr>
          <w:b/>
        </w:rPr>
        <w:t>ul.</w:t>
      </w:r>
      <w:r w:rsidR="009B0361" w:rsidRPr="009B0361">
        <w:rPr>
          <w:b/>
          <w:spacing w:val="-3"/>
        </w:rPr>
        <w:t xml:space="preserve"> </w:t>
      </w:r>
      <w:r w:rsidR="009B0361" w:rsidRPr="009B0361">
        <w:rPr>
          <w:b/>
          <w:spacing w:val="-1"/>
        </w:rPr>
        <w:t>2</w:t>
      </w:r>
      <w:r w:rsidR="009B0361" w:rsidRPr="009B0361">
        <w:rPr>
          <w:b/>
          <w:spacing w:val="1"/>
        </w:rPr>
        <w:t>01</w:t>
      </w:r>
      <w:r w:rsidR="009B0361" w:rsidRPr="009B0361">
        <w:rPr>
          <w:b/>
        </w:rPr>
        <w:t>5</w:t>
      </w:r>
    </w:p>
    <w:p w14:paraId="71A7D79D" w14:textId="77777777" w:rsidR="009B0361" w:rsidRPr="009B0361" w:rsidRDefault="009B0361" w:rsidP="00A734C0">
      <w:pPr>
        <w:pStyle w:val="NoSpacing"/>
        <w:rPr>
          <w:i/>
        </w:rPr>
      </w:pPr>
      <w:r w:rsidRPr="009B0361">
        <w:rPr>
          <w:i/>
        </w:rPr>
        <w:t>B</w:t>
      </w:r>
      <w:r w:rsidRPr="009B0361">
        <w:rPr>
          <w:i/>
          <w:spacing w:val="-1"/>
        </w:rPr>
        <w:t>r</w:t>
      </w:r>
      <w:r w:rsidRPr="009B0361">
        <w:rPr>
          <w:i/>
        </w:rPr>
        <w:t>i</w:t>
      </w:r>
      <w:r w:rsidRPr="009B0361">
        <w:rPr>
          <w:i/>
          <w:spacing w:val="1"/>
        </w:rPr>
        <w:t>gha</w:t>
      </w:r>
      <w:r w:rsidRPr="009B0361">
        <w:rPr>
          <w:i/>
        </w:rPr>
        <w:t>m</w:t>
      </w:r>
      <w:r w:rsidRPr="009B0361">
        <w:rPr>
          <w:i/>
          <w:spacing w:val="-7"/>
        </w:rPr>
        <w:t xml:space="preserve"> </w:t>
      </w:r>
      <w:r w:rsidRPr="009B0361">
        <w:rPr>
          <w:i/>
        </w:rPr>
        <w:t>Y</w:t>
      </w:r>
      <w:r w:rsidRPr="009B0361">
        <w:rPr>
          <w:i/>
          <w:spacing w:val="1"/>
        </w:rPr>
        <w:t>oun</w:t>
      </w:r>
      <w:r w:rsidRPr="009B0361">
        <w:rPr>
          <w:i/>
        </w:rPr>
        <w:t>g</w:t>
      </w:r>
      <w:r w:rsidRPr="009B0361">
        <w:rPr>
          <w:i/>
          <w:spacing w:val="-6"/>
        </w:rPr>
        <w:t xml:space="preserve"> </w:t>
      </w:r>
      <w:r w:rsidRPr="009B0361">
        <w:rPr>
          <w:i/>
        </w:rPr>
        <w:t>U</w:t>
      </w:r>
      <w:r w:rsidRPr="009B0361">
        <w:rPr>
          <w:i/>
          <w:spacing w:val="1"/>
        </w:rPr>
        <w:t>n</w:t>
      </w:r>
      <w:r w:rsidRPr="009B0361">
        <w:rPr>
          <w:i/>
        </w:rPr>
        <w:t>iver</w:t>
      </w:r>
      <w:r w:rsidRPr="009B0361">
        <w:rPr>
          <w:i/>
          <w:spacing w:val="-1"/>
        </w:rPr>
        <w:t>s</w:t>
      </w:r>
      <w:r w:rsidRPr="009B0361">
        <w:rPr>
          <w:i/>
        </w:rPr>
        <w:t>ity</w:t>
      </w:r>
      <w:r w:rsidRPr="009B0361">
        <w:rPr>
          <w:i/>
          <w:spacing w:val="-5"/>
        </w:rPr>
        <w:t xml:space="preserve"> </w:t>
      </w:r>
      <w:r w:rsidRPr="009B0361">
        <w:rPr>
          <w:i/>
          <w:spacing w:val="1"/>
        </w:rPr>
        <w:t>- Idah</w:t>
      </w:r>
      <w:r w:rsidRPr="009B0361">
        <w:rPr>
          <w:i/>
        </w:rPr>
        <w:t>o</w:t>
      </w:r>
      <w:r w:rsidRPr="009B0361">
        <w:rPr>
          <w:i/>
          <w:spacing w:val="-10"/>
        </w:rPr>
        <w:t xml:space="preserve"> </w:t>
      </w:r>
      <w:r w:rsidRPr="009B0361">
        <w:rPr>
          <w:i/>
        </w:rPr>
        <w:t xml:space="preserve">Psychology Department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  <w:t xml:space="preserve">            Re</w:t>
      </w:r>
      <w:r w:rsidRPr="009B0361">
        <w:rPr>
          <w:i/>
          <w:spacing w:val="1"/>
        </w:rPr>
        <w:t>xbu</w:t>
      </w:r>
      <w:r w:rsidRPr="009B0361">
        <w:rPr>
          <w:i/>
          <w:spacing w:val="-1"/>
        </w:rPr>
        <w:t>r</w:t>
      </w:r>
      <w:r w:rsidRPr="009B0361">
        <w:rPr>
          <w:i/>
          <w:spacing w:val="1"/>
        </w:rPr>
        <w:t>g</w:t>
      </w:r>
      <w:r w:rsidRPr="009B0361">
        <w:rPr>
          <w:i/>
        </w:rPr>
        <w:t>,</w:t>
      </w:r>
      <w:r w:rsidRPr="009B0361">
        <w:rPr>
          <w:i/>
          <w:spacing w:val="-6"/>
        </w:rPr>
        <w:t xml:space="preserve"> </w:t>
      </w:r>
      <w:r w:rsidRPr="009B0361">
        <w:rPr>
          <w:i/>
          <w:spacing w:val="1"/>
        </w:rPr>
        <w:t>I</w:t>
      </w:r>
      <w:r w:rsidRPr="009B0361">
        <w:rPr>
          <w:i/>
        </w:rPr>
        <w:t>D</w:t>
      </w:r>
    </w:p>
    <w:p w14:paraId="4F07A010" w14:textId="3A37AB16" w:rsidR="009B0361" w:rsidRPr="009B0361" w:rsidRDefault="009B0361" w:rsidP="00A734C0">
      <w:pPr>
        <w:pStyle w:val="NoSpacing"/>
        <w:numPr>
          <w:ilvl w:val="0"/>
          <w:numId w:val="12"/>
        </w:numPr>
        <w:rPr>
          <w:sz w:val="22"/>
          <w:szCs w:val="22"/>
        </w:rPr>
      </w:pPr>
      <w:r w:rsidRPr="009B0361">
        <w:rPr>
          <w:sz w:val="22"/>
          <w:szCs w:val="22"/>
        </w:rPr>
        <w:t>Worked with fellow students underneath the mentorship of a faculty member on personal projects</w:t>
      </w:r>
      <w:commentRangeStart w:id="11"/>
      <w:commentRangeEnd w:id="11"/>
      <w:r w:rsidRPr="009B0361">
        <w:rPr>
          <w:rStyle w:val="CommentReference"/>
        </w:rPr>
        <w:commentReference w:id="11"/>
      </w:r>
      <w:r w:rsidRPr="009B0361">
        <w:rPr>
          <w:sz w:val="22"/>
          <w:szCs w:val="22"/>
        </w:rPr>
        <w:t xml:space="preserve"> through conducting literature reviews, generating testable hypotheses, gathering data, analyzing data, and presenting the implications, and the findings to several conferences</w:t>
      </w:r>
    </w:p>
    <w:p w14:paraId="33BBAE5D" w14:textId="77777777" w:rsidR="00ED4AF5" w:rsidRDefault="00ED4AF5" w:rsidP="00A734C0">
      <w:pPr>
        <w:pStyle w:val="NoSpacing"/>
        <w:pBdr>
          <w:bottom w:val="single" w:sz="4" w:space="1" w:color="auto"/>
        </w:pBdr>
        <w:rPr>
          <w:noProof/>
          <w:sz w:val="2"/>
          <w:szCs w:val="28"/>
        </w:rPr>
      </w:pPr>
    </w:p>
    <w:p w14:paraId="55F58CAA" w14:textId="77777777" w:rsidR="00A734C0" w:rsidRPr="00ED4AF5" w:rsidRDefault="00A734C0" w:rsidP="00A734C0">
      <w:pPr>
        <w:pStyle w:val="NoSpacing"/>
        <w:pBdr>
          <w:bottom w:val="single" w:sz="4" w:space="1" w:color="auto"/>
        </w:pBdr>
        <w:rPr>
          <w:noProof/>
          <w:sz w:val="2"/>
          <w:szCs w:val="28"/>
        </w:rPr>
      </w:pPr>
    </w:p>
    <w:p w14:paraId="6941CCD7" w14:textId="0C74EEB0" w:rsidR="009B0361" w:rsidRPr="009B0361" w:rsidRDefault="009B0361" w:rsidP="00A734C0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r w:rsidRPr="009B0361">
        <w:rPr>
          <w:noProof/>
          <w:sz w:val="28"/>
          <w:szCs w:val="28"/>
        </w:rPr>
        <w:t xml:space="preserve">Presentations </w:t>
      </w:r>
    </w:p>
    <w:p w14:paraId="41561C4F" w14:textId="774540F9" w:rsidR="009B0361" w:rsidRPr="009B0361" w:rsidRDefault="009B0361" w:rsidP="00A734C0">
      <w:pPr>
        <w:pStyle w:val="NoSpacing"/>
        <w:ind w:left="1080" w:hanging="720"/>
        <w:rPr>
          <w:i/>
          <w:sz w:val="22"/>
          <w:szCs w:val="22"/>
        </w:rPr>
      </w:pPr>
      <w:r w:rsidRPr="009B0361">
        <w:rPr>
          <w:sz w:val="22"/>
          <w:szCs w:val="22"/>
        </w:rPr>
        <w:t xml:space="preserve">Charles, W.J. (2014, Dec). </w:t>
      </w:r>
      <w:r w:rsidRPr="009B0361">
        <w:rPr>
          <w:i/>
          <w:sz w:val="22"/>
          <w:szCs w:val="22"/>
        </w:rPr>
        <w:t>Does Money Inequality Affect Empathy and Compassion?</w:t>
      </w:r>
      <w:r w:rsidRPr="009B0361">
        <w:rPr>
          <w:sz w:val="22"/>
          <w:szCs w:val="22"/>
        </w:rPr>
        <w:t xml:space="preserve"> Poster Session presented at the </w:t>
      </w:r>
      <w:ins w:id="12" w:author="Wright, Rob" w:date="2017-05-10T13:25:00Z">
        <w:r w:rsidR="002C1E11">
          <w:rPr>
            <w:sz w:val="22"/>
            <w:szCs w:val="22"/>
          </w:rPr>
          <w:t xml:space="preserve">semesterly </w:t>
        </w:r>
      </w:ins>
      <w:del w:id="13" w:author="Wright, Rob" w:date="2017-05-10T13:25:00Z">
        <w:r w:rsidRPr="009B0361" w:rsidDel="002C1E11">
          <w:rPr>
            <w:sz w:val="22"/>
            <w:szCs w:val="22"/>
          </w:rPr>
          <w:delText xml:space="preserve">meeting of the </w:delText>
        </w:r>
      </w:del>
      <w:r w:rsidRPr="009B0361">
        <w:rPr>
          <w:sz w:val="22"/>
          <w:szCs w:val="22"/>
        </w:rPr>
        <w:t>Research &amp; Creative Works Conference, Rexburg, ID.</w:t>
      </w:r>
    </w:p>
    <w:p w14:paraId="57D55577" w14:textId="18ADF315" w:rsidR="009B0361" w:rsidRDefault="009B0361" w:rsidP="00A734C0">
      <w:pPr>
        <w:pStyle w:val="NoSpacing"/>
        <w:ind w:left="1080" w:hanging="720"/>
        <w:rPr>
          <w:sz w:val="22"/>
          <w:szCs w:val="22"/>
        </w:rPr>
      </w:pPr>
      <w:r w:rsidRPr="009B0361">
        <w:rPr>
          <w:sz w:val="22"/>
          <w:szCs w:val="22"/>
        </w:rPr>
        <w:t xml:space="preserve">North, A. J., &amp; Charles, W.J. (2014, April). </w:t>
      </w:r>
      <w:r w:rsidRPr="009B0361">
        <w:rPr>
          <w:i/>
          <w:sz w:val="22"/>
          <w:szCs w:val="22"/>
        </w:rPr>
        <w:t>The Effects of PowerPoint on Student-Teacher Connection</w:t>
      </w:r>
      <w:r w:rsidRPr="009B0361">
        <w:rPr>
          <w:sz w:val="22"/>
          <w:szCs w:val="22"/>
        </w:rPr>
        <w:t>.  Poster session presented at the meeting of the Rocky Mountain Psychological Association, Salt Lake City, UT.</w:t>
      </w:r>
    </w:p>
    <w:p w14:paraId="2595C424" w14:textId="08319E45" w:rsidR="009B0361" w:rsidRPr="009B0361" w:rsidRDefault="009B0361" w:rsidP="00A734C0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commentRangeStart w:id="14"/>
      <w:commentRangeStart w:id="15"/>
      <w:r w:rsidRPr="009B0361">
        <w:rPr>
          <w:noProof/>
          <w:sz w:val="28"/>
          <w:szCs w:val="28"/>
        </w:rPr>
        <w:t>Projects</w:t>
      </w:r>
      <w:commentRangeEnd w:id="14"/>
      <w:r w:rsidR="001D5FF1">
        <w:rPr>
          <w:rStyle w:val="CommentReference"/>
        </w:rPr>
        <w:commentReference w:id="14"/>
      </w:r>
      <w:commentRangeEnd w:id="15"/>
      <w:r w:rsidR="008F3367">
        <w:rPr>
          <w:rStyle w:val="CommentReference"/>
        </w:rPr>
        <w:commentReference w:id="15"/>
      </w:r>
    </w:p>
    <w:p w14:paraId="7D9260A2" w14:textId="154CD5DE" w:rsidR="009B0361" w:rsidRPr="009B0361" w:rsidRDefault="009B0361" w:rsidP="00A734C0">
      <w:pPr>
        <w:pStyle w:val="NoSpacing"/>
      </w:pPr>
      <w:r w:rsidRPr="009B0361">
        <w:rPr>
          <w:b/>
          <w:sz w:val="24"/>
          <w:szCs w:val="24"/>
        </w:rPr>
        <w:t>Projects in Microsoft Office &amp; Excel</w:t>
      </w:r>
      <w:r w:rsidR="007813C2">
        <w:rPr>
          <w:b/>
          <w:sz w:val="24"/>
          <w:szCs w:val="24"/>
        </w:rPr>
        <w:t>:</w:t>
      </w:r>
      <w:r w:rsidRPr="009B0361">
        <w:rPr>
          <w:b/>
          <w:sz w:val="24"/>
          <w:szCs w:val="24"/>
        </w:rPr>
        <w:tab/>
        <w:t xml:space="preserve">                                                                                   </w:t>
      </w:r>
    </w:p>
    <w:p w14:paraId="73921298" w14:textId="77777777" w:rsidR="009B0361" w:rsidRPr="009B0361" w:rsidRDefault="009B0361" w:rsidP="00A734C0">
      <w:pPr>
        <w:pStyle w:val="NoSpacing"/>
        <w:rPr>
          <w:i/>
        </w:rPr>
      </w:pPr>
      <w:r w:rsidRPr="009B0361">
        <w:rPr>
          <w:i/>
        </w:rPr>
        <w:t>Brigham Young University – Idaho</w:t>
      </w:r>
      <w:r w:rsidRPr="009B0361">
        <w:rPr>
          <w:i/>
        </w:rPr>
        <w:tab/>
      </w:r>
      <w:r w:rsidRPr="009B0361">
        <w:rPr>
          <w:i/>
        </w:rPr>
        <w:tab/>
        <w:t xml:space="preserve">                                                                                                                                 Re</w:t>
      </w:r>
      <w:r w:rsidRPr="009B0361">
        <w:rPr>
          <w:i/>
          <w:spacing w:val="1"/>
        </w:rPr>
        <w:t>xbu</w:t>
      </w:r>
      <w:r w:rsidRPr="009B0361">
        <w:rPr>
          <w:i/>
          <w:spacing w:val="-1"/>
        </w:rPr>
        <w:t>r</w:t>
      </w:r>
      <w:r w:rsidRPr="009B0361">
        <w:rPr>
          <w:i/>
          <w:spacing w:val="1"/>
        </w:rPr>
        <w:t>g</w:t>
      </w:r>
      <w:r w:rsidRPr="009B0361">
        <w:rPr>
          <w:i/>
        </w:rPr>
        <w:t>,</w:t>
      </w:r>
      <w:r w:rsidRPr="009B0361">
        <w:rPr>
          <w:i/>
          <w:spacing w:val="-6"/>
        </w:rPr>
        <w:t xml:space="preserve"> </w:t>
      </w:r>
      <w:r w:rsidRPr="009B0361">
        <w:rPr>
          <w:i/>
          <w:spacing w:val="1"/>
        </w:rPr>
        <w:t>I</w:t>
      </w:r>
      <w:r w:rsidRPr="009B0361">
        <w:rPr>
          <w:i/>
        </w:rPr>
        <w:t>D</w:t>
      </w:r>
    </w:p>
    <w:p w14:paraId="551978A7" w14:textId="7580885C" w:rsidR="009B0361" w:rsidRDefault="007813C2" w:rsidP="00A734C0">
      <w:pPr>
        <w:pStyle w:val="NoSpacing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Data Display - F</w:t>
      </w:r>
      <w:r w:rsidR="009B0361" w:rsidRPr="009B0361">
        <w:rPr>
          <w:sz w:val="22"/>
          <w:szCs w:val="22"/>
        </w:rPr>
        <w:t>or the Research, Business and Development Center</w:t>
      </w:r>
    </w:p>
    <w:p w14:paraId="40800450" w14:textId="77777777" w:rsidR="00982498" w:rsidRPr="009B0361" w:rsidRDefault="00982498" w:rsidP="00A734C0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9B0361">
        <w:rPr>
          <w:sz w:val="22"/>
          <w:szCs w:val="22"/>
        </w:rPr>
        <w:t xml:space="preserve">C.A.P.S. calculator </w:t>
      </w:r>
      <w:r>
        <w:rPr>
          <w:sz w:val="22"/>
          <w:szCs w:val="22"/>
        </w:rPr>
        <w:t>- F</w:t>
      </w:r>
      <w:r w:rsidRPr="009B0361">
        <w:rPr>
          <w:sz w:val="22"/>
          <w:szCs w:val="22"/>
        </w:rPr>
        <w:t>or a teacher in interpersonal communication</w:t>
      </w:r>
    </w:p>
    <w:p w14:paraId="0A325A1E" w14:textId="77777777" w:rsidR="00982498" w:rsidRDefault="00982498" w:rsidP="00A734C0">
      <w:pPr>
        <w:pStyle w:val="NoSpacing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Designed psychological assessment to speed up an assessment for students</w:t>
      </w:r>
    </w:p>
    <w:p w14:paraId="0195C347" w14:textId="77777777" w:rsidR="00982498" w:rsidRPr="009B0361" w:rsidRDefault="00982498" w:rsidP="00A734C0">
      <w:pPr>
        <w:pStyle w:val="NoSpacing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Sacrament macro - F</w:t>
      </w:r>
      <w:r w:rsidRPr="009B0361">
        <w:rPr>
          <w:sz w:val="22"/>
          <w:szCs w:val="22"/>
        </w:rPr>
        <w:t>or incoming bulletin board specialists</w:t>
      </w:r>
    </w:p>
    <w:p w14:paraId="69712E31" w14:textId="77777777" w:rsidR="00982498" w:rsidRPr="009B0361" w:rsidRDefault="00982498" w:rsidP="00A734C0">
      <w:pPr>
        <w:pStyle w:val="NoSpacing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Utilized VBA to automate program creation for weekly meetings for over one hundred people</w:t>
      </w:r>
    </w:p>
    <w:p w14:paraId="3605FEDF" w14:textId="77777777" w:rsidR="00982498" w:rsidRPr="009B0361" w:rsidRDefault="00982498" w:rsidP="00A734C0">
      <w:pPr>
        <w:pStyle w:val="NoSpacing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Data Display - F</w:t>
      </w:r>
      <w:r w:rsidRPr="009B0361">
        <w:rPr>
          <w:sz w:val="22"/>
          <w:szCs w:val="22"/>
        </w:rPr>
        <w:t>or the Research, Business and Development Center</w:t>
      </w:r>
    </w:p>
    <w:p w14:paraId="2D58BE0F" w14:textId="254A07A8" w:rsidR="00982498" w:rsidRPr="00982498" w:rsidRDefault="00982498" w:rsidP="00A734C0">
      <w:pPr>
        <w:pStyle w:val="NoSpacing"/>
        <w:numPr>
          <w:ilvl w:val="1"/>
          <w:numId w:val="16"/>
        </w:numPr>
        <w:rPr>
          <w:sz w:val="22"/>
          <w:szCs w:val="22"/>
        </w:rPr>
      </w:pPr>
      <w:r w:rsidRPr="009B0361">
        <w:rPr>
          <w:sz w:val="22"/>
          <w:szCs w:val="22"/>
        </w:rPr>
        <w:t>How to perform the repetitive task of moving data from Qualtrics reports into separate sheets to later tinker with when displaying that data in graphs</w:t>
      </w:r>
    </w:p>
    <w:p w14:paraId="3ECDD87C" w14:textId="06FEFCEA" w:rsidR="009B0361" w:rsidRDefault="009B0361" w:rsidP="00A734C0">
      <w:pPr>
        <w:pStyle w:val="NoSpacing"/>
        <w:rPr>
          <w:b/>
          <w:sz w:val="24"/>
          <w:szCs w:val="24"/>
        </w:rPr>
      </w:pPr>
      <w:r w:rsidRPr="009B0361">
        <w:rPr>
          <w:b/>
          <w:sz w:val="24"/>
          <w:szCs w:val="24"/>
        </w:rPr>
        <w:t>Projects in Adobe Flash:</w:t>
      </w:r>
    </w:p>
    <w:p w14:paraId="11D9C242" w14:textId="77777777" w:rsidR="009B0361" w:rsidRPr="009B0361" w:rsidRDefault="009B0361" w:rsidP="00A734C0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9B0361">
        <w:rPr>
          <w:sz w:val="22"/>
          <w:szCs w:val="22"/>
        </w:rPr>
        <w:t>Jeopardy – Designed this for a group of Pacific Islanders</w:t>
      </w:r>
      <w:commentRangeStart w:id="16"/>
      <w:r w:rsidRPr="009B0361">
        <w:rPr>
          <w:sz w:val="22"/>
          <w:szCs w:val="22"/>
        </w:rPr>
        <w:t xml:space="preserve"> at school</w:t>
      </w:r>
      <w:commentRangeEnd w:id="16"/>
      <w:r w:rsidRPr="009B0361">
        <w:rPr>
          <w:rStyle w:val="CommentReference"/>
        </w:rPr>
        <w:commentReference w:id="16"/>
      </w:r>
    </w:p>
    <w:p w14:paraId="377906B0" w14:textId="7F40D06A" w:rsidR="009B0361" w:rsidRPr="009B0361" w:rsidRDefault="009B0361" w:rsidP="00A734C0">
      <w:pPr>
        <w:pStyle w:val="NoSpacing"/>
        <w:rPr>
          <w:b/>
          <w:sz w:val="24"/>
          <w:szCs w:val="22"/>
        </w:rPr>
      </w:pPr>
      <w:r w:rsidRPr="009B0361">
        <w:rPr>
          <w:b/>
          <w:sz w:val="24"/>
          <w:szCs w:val="24"/>
        </w:rPr>
        <w:t>Projects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in</w:t>
      </w:r>
      <w:r w:rsidRPr="009B0361">
        <w:rPr>
          <w:b/>
          <w:sz w:val="24"/>
          <w:szCs w:val="22"/>
        </w:rPr>
        <w:t xml:space="preserve"> </w:t>
      </w:r>
      <w:commentRangeStart w:id="17"/>
      <w:r w:rsidRPr="009B0361">
        <w:rPr>
          <w:b/>
          <w:spacing w:val="-1"/>
          <w:sz w:val="24"/>
          <w:szCs w:val="24"/>
        </w:rPr>
        <w:t>Statistical</w:t>
      </w:r>
      <w:r w:rsidRPr="009B0361">
        <w:rPr>
          <w:b/>
          <w:spacing w:val="-1"/>
          <w:sz w:val="24"/>
          <w:szCs w:val="22"/>
        </w:rPr>
        <w:t xml:space="preserve"> </w:t>
      </w:r>
      <w:r w:rsidRPr="009B0361">
        <w:rPr>
          <w:b/>
          <w:spacing w:val="-1"/>
          <w:sz w:val="24"/>
          <w:szCs w:val="24"/>
        </w:rPr>
        <w:t>Package</w:t>
      </w:r>
      <w:r w:rsidRPr="009B0361">
        <w:rPr>
          <w:b/>
          <w:spacing w:val="-1"/>
          <w:sz w:val="24"/>
          <w:szCs w:val="22"/>
        </w:rPr>
        <w:t xml:space="preserve"> </w:t>
      </w:r>
      <w:r w:rsidRPr="009B0361">
        <w:rPr>
          <w:b/>
          <w:spacing w:val="-1"/>
          <w:sz w:val="24"/>
          <w:szCs w:val="24"/>
        </w:rPr>
        <w:t>for</w:t>
      </w:r>
      <w:r w:rsidRPr="009B0361">
        <w:rPr>
          <w:b/>
          <w:spacing w:val="-1"/>
          <w:sz w:val="24"/>
          <w:szCs w:val="22"/>
        </w:rPr>
        <w:t xml:space="preserve"> </w:t>
      </w:r>
      <w:r w:rsidRPr="009B0361">
        <w:rPr>
          <w:b/>
          <w:spacing w:val="-1"/>
          <w:sz w:val="24"/>
          <w:szCs w:val="24"/>
        </w:rPr>
        <w:t>the</w:t>
      </w:r>
      <w:r w:rsidRPr="009B0361">
        <w:rPr>
          <w:b/>
          <w:spacing w:val="-1"/>
          <w:sz w:val="24"/>
          <w:szCs w:val="22"/>
        </w:rPr>
        <w:t xml:space="preserve"> </w:t>
      </w:r>
      <w:r w:rsidRPr="009B0361">
        <w:rPr>
          <w:b/>
          <w:spacing w:val="-1"/>
          <w:sz w:val="24"/>
          <w:szCs w:val="24"/>
        </w:rPr>
        <w:t>Social</w:t>
      </w:r>
      <w:r w:rsidRPr="009B0361">
        <w:rPr>
          <w:b/>
          <w:spacing w:val="-1"/>
          <w:sz w:val="24"/>
          <w:szCs w:val="22"/>
        </w:rPr>
        <w:t xml:space="preserve"> </w:t>
      </w:r>
      <w:r w:rsidRPr="009B0361">
        <w:rPr>
          <w:b/>
          <w:spacing w:val="-1"/>
          <w:sz w:val="24"/>
          <w:szCs w:val="24"/>
        </w:rPr>
        <w:t>Sciences</w:t>
      </w:r>
      <w:commentRangeEnd w:id="17"/>
      <w:r w:rsidRPr="009B0361">
        <w:rPr>
          <w:rStyle w:val="CommentReference"/>
          <w:b/>
          <w:sz w:val="24"/>
          <w:szCs w:val="24"/>
        </w:rPr>
        <w:commentReference w:id="17"/>
      </w:r>
      <w:r w:rsidR="00B82CE0">
        <w:rPr>
          <w:b/>
          <w:spacing w:val="-1"/>
          <w:sz w:val="24"/>
          <w:szCs w:val="24"/>
        </w:rPr>
        <w:t>(SPSS)</w:t>
      </w:r>
      <w:r w:rsidRPr="009B0361">
        <w:rPr>
          <w:b/>
          <w:sz w:val="24"/>
          <w:szCs w:val="22"/>
        </w:rPr>
        <w:t>:</w:t>
      </w:r>
    </w:p>
    <w:p w14:paraId="2CC709CB" w14:textId="6B52B776" w:rsidR="009B0361" w:rsidRPr="009B0361" w:rsidRDefault="005E7C0D" w:rsidP="00A734C0">
      <w:pPr>
        <w:pStyle w:val="NoSpacing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Syntax</w:t>
      </w:r>
      <w:r w:rsidR="009B0361" w:rsidRPr="009B0361">
        <w:rPr>
          <w:sz w:val="22"/>
          <w:szCs w:val="22"/>
        </w:rPr>
        <w:t xml:space="preserve"> </w:t>
      </w:r>
      <w:r w:rsidR="007813C2">
        <w:rPr>
          <w:sz w:val="22"/>
          <w:szCs w:val="22"/>
        </w:rPr>
        <w:t>- F</w:t>
      </w:r>
      <w:r w:rsidR="009B0361" w:rsidRPr="009B0361">
        <w:rPr>
          <w:sz w:val="22"/>
          <w:szCs w:val="22"/>
        </w:rPr>
        <w:t>or self-improvement and to test what could be done</w:t>
      </w:r>
    </w:p>
    <w:p w14:paraId="353E4299" w14:textId="77777777" w:rsidR="009B0361" w:rsidRPr="009B0361" w:rsidRDefault="009B0361" w:rsidP="00A734C0">
      <w:pPr>
        <w:pStyle w:val="NoSpacing"/>
        <w:rPr>
          <w:b/>
          <w:sz w:val="24"/>
          <w:szCs w:val="22"/>
        </w:rPr>
      </w:pPr>
      <w:r w:rsidRPr="009B0361">
        <w:rPr>
          <w:b/>
          <w:sz w:val="24"/>
          <w:szCs w:val="24"/>
        </w:rPr>
        <w:t>Projects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in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C++:</w:t>
      </w:r>
    </w:p>
    <w:p w14:paraId="4908A07E" w14:textId="7E330976" w:rsidR="009B0361" w:rsidRPr="009B0361" w:rsidRDefault="007813C2" w:rsidP="00A734C0">
      <w:pPr>
        <w:pStyle w:val="NoSpacing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L</w:t>
      </w:r>
      <w:r w:rsidR="009B0361" w:rsidRPr="009B0361">
        <w:rPr>
          <w:sz w:val="22"/>
          <w:szCs w:val="22"/>
        </w:rPr>
        <w:t xml:space="preserve">ogic proofer </w:t>
      </w:r>
      <w:r>
        <w:rPr>
          <w:sz w:val="22"/>
          <w:szCs w:val="22"/>
        </w:rPr>
        <w:t xml:space="preserve">– For </w:t>
      </w:r>
      <w:r w:rsidR="009B0361" w:rsidRPr="009B0361">
        <w:rPr>
          <w:sz w:val="22"/>
          <w:szCs w:val="22"/>
        </w:rPr>
        <w:t>symbolic logic professor at Brigham Young University - Idaho</w:t>
      </w:r>
    </w:p>
    <w:p w14:paraId="36CC8CB7" w14:textId="77777777" w:rsidR="0049131C" w:rsidRDefault="0049131C" w:rsidP="00A734C0">
      <w:pPr>
        <w:pStyle w:val="NoSpacing"/>
        <w:pBdr>
          <w:bottom w:val="single" w:sz="4" w:space="1" w:color="auto"/>
        </w:pBdr>
        <w:rPr>
          <w:sz w:val="2"/>
          <w:szCs w:val="28"/>
        </w:rPr>
      </w:pPr>
    </w:p>
    <w:p w14:paraId="181943DF" w14:textId="77777777" w:rsidR="00A734C0" w:rsidRDefault="00A734C0" w:rsidP="00A734C0">
      <w:pPr>
        <w:pStyle w:val="NoSpacing"/>
        <w:pBdr>
          <w:bottom w:val="single" w:sz="4" w:space="1" w:color="auto"/>
        </w:pBdr>
        <w:rPr>
          <w:sz w:val="2"/>
          <w:szCs w:val="28"/>
        </w:rPr>
      </w:pPr>
    </w:p>
    <w:p w14:paraId="1C4D8513" w14:textId="77777777" w:rsidR="00A734C0" w:rsidRPr="0049131C" w:rsidRDefault="00A734C0" w:rsidP="00A734C0">
      <w:pPr>
        <w:pStyle w:val="NoSpacing"/>
        <w:pBdr>
          <w:bottom w:val="single" w:sz="4" w:space="1" w:color="auto"/>
        </w:pBdr>
        <w:rPr>
          <w:sz w:val="2"/>
          <w:szCs w:val="28"/>
        </w:rPr>
      </w:pPr>
    </w:p>
    <w:p w14:paraId="7DAE9563" w14:textId="286F8632" w:rsidR="009B0361" w:rsidRPr="009B0361" w:rsidRDefault="009B0361" w:rsidP="00A734C0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r w:rsidRPr="009B0361">
        <w:rPr>
          <w:sz w:val="28"/>
          <w:szCs w:val="28"/>
        </w:rPr>
        <w:t xml:space="preserve">Volunteer </w:t>
      </w:r>
      <w:ins w:id="18" w:author="Wright, Rob" w:date="2017-05-10T13:20:00Z">
        <w:r w:rsidR="001D5FF1">
          <w:rPr>
            <w:sz w:val="28"/>
            <w:szCs w:val="28"/>
          </w:rPr>
          <w:t xml:space="preserve">and Extracurricular </w:t>
        </w:r>
      </w:ins>
      <w:r w:rsidRPr="009B0361">
        <w:rPr>
          <w:sz w:val="28"/>
          <w:szCs w:val="28"/>
        </w:rPr>
        <w:t>Work</w:t>
      </w:r>
    </w:p>
    <w:p w14:paraId="2DA5ECE7" w14:textId="33313EED" w:rsidR="009B0361" w:rsidRPr="0073225D" w:rsidRDefault="009B0361" w:rsidP="00A734C0">
      <w:pPr>
        <w:pStyle w:val="NoSpacing"/>
        <w:rPr>
          <w:b/>
          <w:sz w:val="24"/>
          <w:szCs w:val="24"/>
        </w:rPr>
      </w:pPr>
      <w:r w:rsidRPr="0073225D">
        <w:rPr>
          <w:b/>
          <w:sz w:val="24"/>
          <w:szCs w:val="24"/>
        </w:rPr>
        <w:t>S</w:t>
      </w:r>
      <w:r w:rsidR="00286F12">
        <w:rPr>
          <w:b/>
          <w:sz w:val="24"/>
          <w:szCs w:val="24"/>
        </w:rPr>
        <w:t>pecial needs Hoop Camp v</w:t>
      </w:r>
      <w:r w:rsidRPr="0073225D">
        <w:rPr>
          <w:b/>
          <w:sz w:val="24"/>
          <w:szCs w:val="24"/>
        </w:rPr>
        <w:t xml:space="preserve">olunteer </w:t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  <w:t xml:space="preserve">               </w:t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b/>
          <w:sz w:val="24"/>
          <w:szCs w:val="24"/>
        </w:rPr>
        <w:t xml:space="preserve">      </w:t>
      </w:r>
      <w:r w:rsidR="0073225D">
        <w:rPr>
          <w:b/>
          <w:sz w:val="24"/>
          <w:szCs w:val="24"/>
        </w:rPr>
        <w:t xml:space="preserve">     </w:t>
      </w:r>
      <w:r w:rsidRPr="0073225D">
        <w:rPr>
          <w:b/>
        </w:rPr>
        <w:t>Aug. 2006 – Present</w:t>
      </w:r>
    </w:p>
    <w:p w14:paraId="517E3029" w14:textId="77777777" w:rsidR="009B0361" w:rsidRPr="009B0361" w:rsidRDefault="009B0361" w:rsidP="00A734C0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9B0361">
        <w:rPr>
          <w:sz w:val="22"/>
          <w:szCs w:val="22"/>
        </w:rPr>
        <w:t>Help mentally impaired children and adults develop social skills through learning to play basketball</w:t>
      </w:r>
    </w:p>
    <w:p w14:paraId="28AAC4BC" w14:textId="6018770D" w:rsidR="009B0361" w:rsidRPr="0073225D" w:rsidRDefault="009B0361" w:rsidP="00A734C0">
      <w:pPr>
        <w:pStyle w:val="NoSpacing"/>
        <w:rPr>
          <w:b/>
          <w:sz w:val="24"/>
          <w:szCs w:val="24"/>
        </w:rPr>
      </w:pPr>
      <w:r w:rsidRPr="0073225D">
        <w:rPr>
          <w:b/>
          <w:sz w:val="24"/>
          <w:szCs w:val="24"/>
        </w:rPr>
        <w:t>Journeys Developmental Disability Agency</w:t>
      </w:r>
      <w:r w:rsidRPr="0073225D">
        <w:rPr>
          <w:b/>
          <w:sz w:val="24"/>
          <w:szCs w:val="24"/>
        </w:rPr>
        <w:tab/>
      </w:r>
      <w:r w:rsidRPr="0073225D">
        <w:rPr>
          <w:b/>
          <w:sz w:val="24"/>
          <w:szCs w:val="24"/>
        </w:rPr>
        <w:tab/>
      </w:r>
      <w:r w:rsidRPr="0073225D">
        <w:rPr>
          <w:b/>
          <w:sz w:val="24"/>
          <w:szCs w:val="24"/>
        </w:rPr>
        <w:tab/>
      </w:r>
      <w:r w:rsidRPr="0073225D">
        <w:rPr>
          <w:b/>
          <w:sz w:val="24"/>
          <w:szCs w:val="24"/>
        </w:rPr>
        <w:tab/>
        <w:t xml:space="preserve">                   </w:t>
      </w:r>
      <w:r w:rsidR="0073225D">
        <w:rPr>
          <w:b/>
          <w:sz w:val="24"/>
          <w:szCs w:val="24"/>
        </w:rPr>
        <w:tab/>
        <w:t xml:space="preserve">         </w:t>
      </w:r>
      <w:r w:rsidRPr="0073225D">
        <w:rPr>
          <w:b/>
        </w:rPr>
        <w:t>Jan. 2017 – Apr. 2017</w:t>
      </w:r>
    </w:p>
    <w:p w14:paraId="3A4A1C3D" w14:textId="77777777" w:rsidR="009B0361" w:rsidRPr="009B0361" w:rsidRDefault="009B0361" w:rsidP="00A734C0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9B0361">
        <w:rPr>
          <w:sz w:val="22"/>
          <w:szCs w:val="22"/>
        </w:rPr>
        <w:t xml:space="preserve">Helped those with developmental disabilities to be able to grow and learn important skills </w:t>
      </w:r>
    </w:p>
    <w:p w14:paraId="64490CF1" w14:textId="77777777" w:rsidR="000938C6" w:rsidRPr="009B0361" w:rsidRDefault="000938C6" w:rsidP="00A734C0">
      <w:pPr>
        <w:pStyle w:val="NoSpacing"/>
      </w:pPr>
    </w:p>
    <w:sectPr w:rsidR="000938C6" w:rsidRPr="009B0361">
      <w:pgSz w:w="12240" w:h="15840"/>
      <w:pgMar w:top="640" w:right="580" w:bottom="280" w:left="620" w:header="0" w:footer="53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Wright, Rob" w:date="2017-05-10T13:13:00Z" w:initials="WR">
    <w:p w14:paraId="08A1703A" w14:textId="77C52C6A" w:rsidR="00982498" w:rsidRDefault="00982498">
      <w:pPr>
        <w:pStyle w:val="CommentText"/>
      </w:pPr>
      <w:r>
        <w:rPr>
          <w:rStyle w:val="CommentReference"/>
        </w:rPr>
        <w:annotationRef/>
      </w:r>
      <w:r>
        <w:t>Right now, this reads much more like a resume than a  curriculum vitae. Of course, everyone has a different style, but this is bunched together (much like a resume where you try to pack as much onto fewer pages) rather than spaced out to facilitate more in-depth readability. Oftentimes, CVs will go on for many pages. I have attached an old version of my CV to help you see what I mean.</w:t>
      </w:r>
    </w:p>
  </w:comment>
  <w:comment w:id="1" w:author="Charles, Jordan" w:date="2017-05-13T18:39:00Z" w:initials="c">
    <w:p w14:paraId="6C517DC0" w14:textId="5941EB54" w:rsidR="00982498" w:rsidRDefault="00982498">
      <w:pPr>
        <w:pStyle w:val="CommentText"/>
      </w:pPr>
      <w:r>
        <w:rPr>
          <w:rStyle w:val="CommentReference"/>
        </w:rPr>
        <w:annotationRef/>
      </w:r>
      <w:r>
        <w:t>Indeed, probably because I’ve been to the Networking center so many times… They know resumes more.</w:t>
      </w:r>
    </w:p>
    <w:p w14:paraId="50EDD520" w14:textId="19ED4F55" w:rsidR="00982498" w:rsidRDefault="00982498">
      <w:pPr>
        <w:pStyle w:val="CommentText"/>
      </w:pPr>
      <w:r>
        <w:t>On a serious note though, how do I get mine long, since I don’t have much experience… I have read a few things online, I am open to suggestions however.</w:t>
      </w:r>
    </w:p>
  </w:comment>
  <w:comment w:id="5" w:author="Wright, Rob" w:date="2017-05-10T13:16:00Z" w:initials="WR">
    <w:p w14:paraId="68E47509" w14:textId="1B093A10" w:rsidR="00982498" w:rsidRDefault="00982498">
      <w:pPr>
        <w:pStyle w:val="CommentText"/>
      </w:pPr>
      <w:r>
        <w:rPr>
          <w:rStyle w:val="CommentReference"/>
        </w:rPr>
        <w:annotationRef/>
      </w:r>
      <w:r>
        <w:t>Is this an official title? If so, keep it – if not, consider altering.</w:t>
      </w:r>
    </w:p>
  </w:comment>
  <w:comment w:id="6" w:author="Charles, Jordan" w:date="2017-05-13T18:38:00Z" w:initials="c">
    <w:p w14:paraId="021352B3" w14:textId="45778D3F" w:rsidR="00982498" w:rsidRDefault="00982498">
      <w:pPr>
        <w:pStyle w:val="CommentText"/>
      </w:pPr>
      <w:r>
        <w:rPr>
          <w:rStyle w:val="CommentReference"/>
        </w:rPr>
        <w:annotationRef/>
      </w:r>
      <w:r>
        <w:t>Yes, the the “undergraduate Research, and Research assistant aren’t though, I made those up to describe what I did”</w:t>
      </w:r>
    </w:p>
  </w:comment>
  <w:comment w:id="11" w:author="Charles, Jordan" w:date="2017-05-04T18:16:00Z" w:initials="c">
    <w:p w14:paraId="31E16DE5" w14:textId="77777777" w:rsidR="00982498" w:rsidRDefault="00982498" w:rsidP="009B0361">
      <w:pPr>
        <w:pStyle w:val="CommentText"/>
      </w:pPr>
      <w:r>
        <w:rPr>
          <w:rStyle w:val="CommentReference"/>
        </w:rPr>
        <w:annotationRef/>
      </w:r>
      <w:r>
        <w:t>Should I put a colon here?</w:t>
      </w:r>
    </w:p>
  </w:comment>
  <w:comment w:id="14" w:author="Wright, Rob" w:date="2017-05-10T13:18:00Z" w:initials="WR">
    <w:p w14:paraId="66A41B7A" w14:textId="31A7F9B9" w:rsidR="00982498" w:rsidRDefault="00982498">
      <w:pPr>
        <w:pStyle w:val="CommentText"/>
      </w:pPr>
      <w:r>
        <w:rPr>
          <w:rStyle w:val="CommentReference"/>
        </w:rPr>
        <w:annotationRef/>
      </w:r>
      <w:r>
        <w:t>I have not seen this included before in a psych CV. You could easily include this, but probably under a different heading like “Skills”</w:t>
      </w:r>
    </w:p>
  </w:comment>
  <w:comment w:id="15" w:author="Charles, Jordan" w:date="2017-05-13T18:41:00Z" w:initials="c">
    <w:p w14:paraId="41582D53" w14:textId="6BCEA871" w:rsidR="00982498" w:rsidRDefault="00982498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Acknowledged, I’m thinking of a good alternative.</w:t>
      </w:r>
    </w:p>
  </w:comment>
  <w:comment w:id="16" w:author="Charles, Jordan" w:date="2017-05-04T17:44:00Z" w:initials="c">
    <w:p w14:paraId="03C13FA7" w14:textId="77777777" w:rsidR="00982498" w:rsidRDefault="00982498" w:rsidP="009B0361">
      <w:pPr>
        <w:pStyle w:val="CommentText"/>
      </w:pPr>
      <w:r>
        <w:rPr>
          <w:rStyle w:val="CommentReference"/>
        </w:rPr>
        <w:annotationRef/>
      </w:r>
      <w:r>
        <w:t>I did this in high school, should I specifiy?</w:t>
      </w:r>
    </w:p>
  </w:comment>
  <w:comment w:id="17" w:author="Charles, Jordan" w:date="2017-05-04T17:45:00Z" w:initials="c">
    <w:p w14:paraId="2E5320A0" w14:textId="77777777" w:rsidR="00982498" w:rsidRDefault="00982498" w:rsidP="009B0361">
      <w:pPr>
        <w:pStyle w:val="CommentText"/>
      </w:pPr>
      <w:r>
        <w:rPr>
          <w:rStyle w:val="CommentReference"/>
        </w:rPr>
        <w:annotationRef/>
      </w:r>
      <w:r>
        <w:t>Spell this out or what?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8A1703A" w15:done="0"/>
  <w15:commentEx w15:paraId="50EDD520" w15:paraIdParent="08A1703A" w15:done="0"/>
  <w15:commentEx w15:paraId="68E47509" w15:done="0"/>
  <w15:commentEx w15:paraId="021352B3" w15:paraIdParent="68E47509" w15:done="0"/>
  <w15:commentEx w15:paraId="31E16DE5" w15:done="0"/>
  <w15:commentEx w15:paraId="66A41B7A" w15:done="0"/>
  <w15:commentEx w15:paraId="41582D53" w15:paraIdParent="66A41B7A" w15:done="0"/>
  <w15:commentEx w15:paraId="03C13FA7" w15:done="0"/>
  <w15:commentEx w15:paraId="2E5320A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8A1703A" w16cid:durableId="35CF39D6"/>
  <w16cid:commentId w16cid:paraId="50EDD520" w16cid:durableId="6FF09046"/>
  <w16cid:commentId w16cid:paraId="68E47509" w16cid:durableId="4650E506"/>
  <w16cid:commentId w16cid:paraId="021352B3" w16cid:durableId="509333BA"/>
  <w16cid:commentId w16cid:paraId="31E16DE5" w16cid:durableId="09038003"/>
  <w16cid:commentId w16cid:paraId="66A41B7A" w16cid:durableId="616E2870"/>
  <w16cid:commentId w16cid:paraId="41582D53" w16cid:durableId="67F1A11E"/>
  <w16cid:commentId w16cid:paraId="03C13FA7" w16cid:durableId="4483225C"/>
  <w16cid:commentId w16cid:paraId="2E5320A0" w16cid:durableId="4DA749D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80569"/>
    <w:multiLevelType w:val="hybridMultilevel"/>
    <w:tmpl w:val="2120091A"/>
    <w:lvl w:ilvl="0" w:tplc="ACA23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F5D94"/>
    <w:multiLevelType w:val="hybridMultilevel"/>
    <w:tmpl w:val="0E985500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09D2"/>
    <w:multiLevelType w:val="hybridMultilevel"/>
    <w:tmpl w:val="F69EC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8731B"/>
    <w:multiLevelType w:val="hybridMultilevel"/>
    <w:tmpl w:val="42A072C0"/>
    <w:lvl w:ilvl="0" w:tplc="F40ABC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E70A67"/>
    <w:multiLevelType w:val="hybridMultilevel"/>
    <w:tmpl w:val="DF4AC1E6"/>
    <w:lvl w:ilvl="0" w:tplc="06646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86B29"/>
    <w:multiLevelType w:val="hybridMultilevel"/>
    <w:tmpl w:val="C044AB7E"/>
    <w:lvl w:ilvl="0" w:tplc="933E2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60149"/>
    <w:multiLevelType w:val="hybridMultilevel"/>
    <w:tmpl w:val="E6BE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D7D67"/>
    <w:multiLevelType w:val="hybridMultilevel"/>
    <w:tmpl w:val="32B6C696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E0FF9"/>
    <w:multiLevelType w:val="hybridMultilevel"/>
    <w:tmpl w:val="CDBC2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A2A12"/>
    <w:multiLevelType w:val="hybridMultilevel"/>
    <w:tmpl w:val="3D40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24CEC"/>
    <w:multiLevelType w:val="hybridMultilevel"/>
    <w:tmpl w:val="25708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83A30"/>
    <w:multiLevelType w:val="hybridMultilevel"/>
    <w:tmpl w:val="F91C4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37615"/>
    <w:multiLevelType w:val="hybridMultilevel"/>
    <w:tmpl w:val="9F4A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E53B0"/>
    <w:multiLevelType w:val="hybridMultilevel"/>
    <w:tmpl w:val="8632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05040"/>
    <w:multiLevelType w:val="hybridMultilevel"/>
    <w:tmpl w:val="FF52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B7D98"/>
    <w:multiLevelType w:val="hybridMultilevel"/>
    <w:tmpl w:val="E27C3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F2728"/>
    <w:multiLevelType w:val="hybridMultilevel"/>
    <w:tmpl w:val="ACC8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55E90"/>
    <w:multiLevelType w:val="hybridMultilevel"/>
    <w:tmpl w:val="D73A4C14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494521">
    <w:abstractNumId w:val="4"/>
  </w:num>
  <w:num w:numId="2" w16cid:durableId="994727903">
    <w:abstractNumId w:val="0"/>
  </w:num>
  <w:num w:numId="3" w16cid:durableId="13576684">
    <w:abstractNumId w:val="5"/>
  </w:num>
  <w:num w:numId="4" w16cid:durableId="1300378931">
    <w:abstractNumId w:val="17"/>
  </w:num>
  <w:num w:numId="5" w16cid:durableId="172913455">
    <w:abstractNumId w:val="7"/>
  </w:num>
  <w:num w:numId="6" w16cid:durableId="181213089">
    <w:abstractNumId w:val="1"/>
  </w:num>
  <w:num w:numId="7" w16cid:durableId="542909678">
    <w:abstractNumId w:val="3"/>
  </w:num>
  <w:num w:numId="8" w16cid:durableId="704865598">
    <w:abstractNumId w:val="16"/>
  </w:num>
  <w:num w:numId="9" w16cid:durableId="1821454989">
    <w:abstractNumId w:val="2"/>
  </w:num>
  <w:num w:numId="10" w16cid:durableId="1376388402">
    <w:abstractNumId w:val="11"/>
  </w:num>
  <w:num w:numId="11" w16cid:durableId="1606501133">
    <w:abstractNumId w:val="13"/>
  </w:num>
  <w:num w:numId="12" w16cid:durableId="991759371">
    <w:abstractNumId w:val="12"/>
  </w:num>
  <w:num w:numId="13" w16cid:durableId="1273901789">
    <w:abstractNumId w:val="6"/>
  </w:num>
  <w:num w:numId="14" w16cid:durableId="302542968">
    <w:abstractNumId w:val="15"/>
  </w:num>
  <w:num w:numId="15" w16cid:durableId="366953156">
    <w:abstractNumId w:val="14"/>
  </w:num>
  <w:num w:numId="16" w16cid:durableId="1798716510">
    <w:abstractNumId w:val="8"/>
  </w:num>
  <w:num w:numId="17" w16cid:durableId="1819372765">
    <w:abstractNumId w:val="10"/>
  </w:num>
  <w:num w:numId="18" w16cid:durableId="1330326163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Wright, Rob">
    <w15:presenceInfo w15:providerId="AD" w15:userId="S-1-5-21-1292428093-1788223648-682003330-209244"/>
  </w15:person>
  <w15:person w15:author="Charles, Jordan">
    <w15:presenceInfo w15:providerId="Windows Live" w15:userId="232ce0e9100684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61"/>
    <w:rsid w:val="000938C6"/>
    <w:rsid w:val="001D555C"/>
    <w:rsid w:val="001D5FF1"/>
    <w:rsid w:val="00286F12"/>
    <w:rsid w:val="002B0068"/>
    <w:rsid w:val="002C1E11"/>
    <w:rsid w:val="002E41B8"/>
    <w:rsid w:val="00300BA2"/>
    <w:rsid w:val="00322DB9"/>
    <w:rsid w:val="00335BC1"/>
    <w:rsid w:val="00393926"/>
    <w:rsid w:val="003E5CD1"/>
    <w:rsid w:val="00480115"/>
    <w:rsid w:val="0049131C"/>
    <w:rsid w:val="004E5C32"/>
    <w:rsid w:val="00546F84"/>
    <w:rsid w:val="005D0F36"/>
    <w:rsid w:val="005E2724"/>
    <w:rsid w:val="005E7C0D"/>
    <w:rsid w:val="00652859"/>
    <w:rsid w:val="006C0520"/>
    <w:rsid w:val="006D631E"/>
    <w:rsid w:val="0073225D"/>
    <w:rsid w:val="00776240"/>
    <w:rsid w:val="007813C2"/>
    <w:rsid w:val="007C49C1"/>
    <w:rsid w:val="007F1F6D"/>
    <w:rsid w:val="0086743A"/>
    <w:rsid w:val="00867AE9"/>
    <w:rsid w:val="008F3367"/>
    <w:rsid w:val="009611DA"/>
    <w:rsid w:val="00982498"/>
    <w:rsid w:val="009968BF"/>
    <w:rsid w:val="009B0361"/>
    <w:rsid w:val="009F183B"/>
    <w:rsid w:val="00A1699A"/>
    <w:rsid w:val="00A52DE9"/>
    <w:rsid w:val="00A734C0"/>
    <w:rsid w:val="00A74BF4"/>
    <w:rsid w:val="00B82CE0"/>
    <w:rsid w:val="00BC4853"/>
    <w:rsid w:val="00BE484E"/>
    <w:rsid w:val="00BF5F3C"/>
    <w:rsid w:val="00CA4C9D"/>
    <w:rsid w:val="00CE6AED"/>
    <w:rsid w:val="00D0374D"/>
    <w:rsid w:val="00D1344C"/>
    <w:rsid w:val="00D93B0D"/>
    <w:rsid w:val="00DD2134"/>
    <w:rsid w:val="00E15BCC"/>
    <w:rsid w:val="00E30221"/>
    <w:rsid w:val="00E5069D"/>
    <w:rsid w:val="00E7542C"/>
    <w:rsid w:val="00EB3BA6"/>
    <w:rsid w:val="00ED4AF5"/>
    <w:rsid w:val="00F37E01"/>
    <w:rsid w:val="00FA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3B7AB"/>
  <w15:docId w15:val="{645F4D8C-1B08-DB42-B2D1-5247B7EA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3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03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B0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036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0361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B03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03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361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69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- Idaho</Company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Jordan</dc:creator>
  <cp:keywords/>
  <dc:description/>
  <cp:lastModifiedBy>William Charles</cp:lastModifiedBy>
  <cp:revision>2</cp:revision>
  <cp:lastPrinted>2019-01-25T02:13:00Z</cp:lastPrinted>
  <dcterms:created xsi:type="dcterms:W3CDTF">2024-11-09T01:04:00Z</dcterms:created>
  <dcterms:modified xsi:type="dcterms:W3CDTF">2024-11-09T01:04:00Z</dcterms:modified>
</cp:coreProperties>
</file>